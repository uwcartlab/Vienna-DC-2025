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D283A" w14:textId="77777777" w:rsidR="00152787" w:rsidRPr="00152787" w:rsidRDefault="00152787" w:rsidP="00152787">
      <w:pPr>
        <w:pStyle w:val="NormalWeb"/>
        <w:rPr>
          <w:lang w:val="en-GB"/>
        </w:rPr>
      </w:pPr>
      <w:r w:rsidRPr="00152787">
        <w:rPr>
          <w:rStyle w:val="Strong"/>
          <w:rFonts w:eastAsiaTheme="majorEastAsia"/>
          <w:lang w:val="en-GB"/>
        </w:rPr>
        <w:t>Empowering the Sustainable Development Goals through Cartography</w:t>
      </w:r>
    </w:p>
    <w:p w14:paraId="20ED0187" w14:textId="1F2FAD23" w:rsidR="00152787" w:rsidRPr="00152787" w:rsidRDefault="00E041D0" w:rsidP="00152787">
      <w:pPr>
        <w:pStyle w:val="NormalWeb"/>
        <w:rPr>
          <w:lang w:val="en-GB"/>
        </w:rPr>
      </w:pPr>
      <w:ins w:id="0" w:author="ROBERT E ROTH" w:date="2025-05-27T13:18:00Z" w16du:dateUtc="2025-05-27T11:18:00Z">
        <w:r>
          <w:rPr>
            <w:lang w:val="en-GB"/>
          </w:rPr>
          <w:t>M</w:t>
        </w:r>
        <w:r w:rsidRPr="00152787">
          <w:rPr>
            <w:lang w:val="en-GB"/>
          </w:rPr>
          <w:t xml:space="preserve">aps and </w:t>
        </w:r>
        <w:r>
          <w:rPr>
            <w:lang w:val="en-GB"/>
          </w:rPr>
          <w:t>C</w:t>
        </w:r>
        <w:r w:rsidRPr="00152787">
          <w:rPr>
            <w:lang w:val="en-GB"/>
          </w:rPr>
          <w:t>artography play a pivotal role</w:t>
        </w:r>
        <w:r>
          <w:rPr>
            <w:lang w:val="en-GB"/>
          </w:rPr>
          <w:t xml:space="preserve"> t</w:t>
        </w:r>
      </w:ins>
      <w:del w:id="1" w:author="ROBERT E ROTH" w:date="2025-05-27T13:18:00Z" w16du:dateUtc="2025-05-27T11:18:00Z">
        <w:r w:rsidR="00152787" w:rsidRPr="00152787" w:rsidDel="00E041D0">
          <w:rPr>
            <w:lang w:val="en-GB"/>
          </w:rPr>
          <w:delText>T</w:delText>
        </w:r>
      </w:del>
      <w:r w:rsidR="00152787" w:rsidRPr="00152787">
        <w:rPr>
          <w:lang w:val="en-GB"/>
        </w:rPr>
        <w:t xml:space="preserve">o raise awareness, foster understanding, </w:t>
      </w:r>
      <w:del w:id="2" w:author="ROBERT E ROTH" w:date="2025-05-27T13:18:00Z" w16du:dateUtc="2025-05-27T11:18:00Z">
        <w:r w:rsidR="00152787" w:rsidRPr="00152787" w:rsidDel="00E041D0">
          <w:rPr>
            <w:lang w:val="en-GB"/>
          </w:rPr>
          <w:delText>analy</w:delText>
        </w:r>
        <w:r w:rsidR="00152787" w:rsidDel="00E041D0">
          <w:rPr>
            <w:lang w:val="en-GB"/>
          </w:rPr>
          <w:delText>s</w:delText>
        </w:r>
        <w:r w:rsidR="00152787" w:rsidRPr="00152787" w:rsidDel="00E041D0">
          <w:rPr>
            <w:lang w:val="en-GB"/>
          </w:rPr>
          <w:delText>e</w:delText>
        </w:r>
      </w:del>
      <w:ins w:id="3" w:author="ROBERT E ROTH" w:date="2025-05-27T13:18:00Z" w16du:dateUtc="2025-05-27T11:18:00Z">
        <w:r>
          <w:rPr>
            <w:lang w:val="en-GB"/>
          </w:rPr>
          <w:t xml:space="preserve"> </w:t>
        </w:r>
      </w:ins>
      <w:del w:id="4" w:author="ROBERT E ROTH" w:date="2025-05-27T13:18:00Z" w16du:dateUtc="2025-05-27T11:18:00Z">
        <w:r w:rsidR="00152787" w:rsidRPr="00152787" w:rsidDel="00E041D0">
          <w:rPr>
            <w:lang w:val="en-GB"/>
          </w:rPr>
          <w:delText xml:space="preserve">, </w:delText>
        </w:r>
      </w:del>
      <w:r w:rsidR="00152787" w:rsidRPr="00152787">
        <w:rPr>
          <w:lang w:val="en-GB"/>
        </w:rPr>
        <w:t>and effectively communicate the Sustainable Development Goals (SDGs) as defined by the United Nations</w:t>
      </w:r>
      <w:del w:id="5" w:author="ROBERT E ROTH" w:date="2025-05-27T13:18:00Z" w16du:dateUtc="2025-05-27T11:18:00Z">
        <w:r w:rsidR="00152787" w:rsidRPr="00152787" w:rsidDel="00E041D0">
          <w:rPr>
            <w:lang w:val="en-GB"/>
          </w:rPr>
          <w:delText xml:space="preserve">, </w:delText>
        </w:r>
      </w:del>
      <w:ins w:id="6" w:author="ROBERT E ROTH" w:date="2025-05-27T13:18:00Z" w16du:dateUtc="2025-05-27T11:18:00Z">
        <w:r>
          <w:rPr>
            <w:lang w:val="en-GB"/>
          </w:rPr>
          <w:t>.</w:t>
        </w:r>
        <w:r w:rsidRPr="00152787">
          <w:rPr>
            <w:lang w:val="en-GB"/>
          </w:rPr>
          <w:t xml:space="preserve"> </w:t>
        </w:r>
      </w:ins>
      <w:del w:id="7" w:author="ROBERT E ROTH" w:date="2025-05-27T13:18:00Z" w16du:dateUtc="2025-05-27T11:18:00Z">
        <w:r w:rsidR="00152787" w:rsidRPr="00152787" w:rsidDel="00E041D0">
          <w:rPr>
            <w:lang w:val="en-GB"/>
          </w:rPr>
          <w:delText xml:space="preserve">maps and cartography play a pivotal role. </w:delText>
        </w:r>
      </w:del>
      <w:r w:rsidR="00152787" w:rsidRPr="00152787">
        <w:rPr>
          <w:lang w:val="en-GB"/>
        </w:rPr>
        <w:t xml:space="preserve">As demonstrated in the book </w:t>
      </w:r>
      <w:r w:rsidR="00152787" w:rsidRPr="00152787">
        <w:rPr>
          <w:rStyle w:val="Emphasis"/>
          <w:rFonts w:eastAsiaTheme="majorEastAsia"/>
          <w:lang w:val="en-GB"/>
        </w:rPr>
        <w:t>Mapping for a Sustainable World</w:t>
      </w:r>
      <w:r w:rsidR="00152787" w:rsidRPr="00152787">
        <w:rPr>
          <w:lang w:val="en-GB"/>
        </w:rPr>
        <w:t>—a collaboration between the International Cartographic Association (ICA) and the United Nations</w:t>
      </w:r>
      <w:del w:id="8" w:author="ROBERT E ROTH" w:date="2025-05-27T13:19:00Z" w16du:dateUtc="2025-05-27T11:19:00Z">
        <w:r w:rsidR="00152787" w:rsidRPr="00152787" w:rsidDel="00E041D0">
          <w:rPr>
            <w:lang w:val="en-GB"/>
          </w:rPr>
          <w:delText xml:space="preserve">, </w:delText>
        </w:r>
      </w:del>
      <w:ins w:id="9" w:author="ROBERT E ROTH" w:date="2025-05-27T13:19:00Z" w16du:dateUtc="2025-05-27T11:19:00Z">
        <w:r>
          <w:rPr>
            <w:lang w:val="en-GB"/>
          </w:rPr>
          <w:t xml:space="preserve"> </w:t>
        </w:r>
      </w:ins>
      <w:r w:rsidR="00152787" w:rsidRPr="00152787">
        <w:rPr>
          <w:lang w:val="en-GB"/>
        </w:rPr>
        <w:t>authored by Menno-Jan Kraak, Rob</w:t>
      </w:r>
      <w:ins w:id="10" w:author="ROBERT E ROTH" w:date="2025-05-27T13:18:00Z" w16du:dateUtc="2025-05-27T11:18:00Z">
        <w:r>
          <w:rPr>
            <w:lang w:val="en-GB"/>
          </w:rPr>
          <w:t>ert</w:t>
        </w:r>
      </w:ins>
      <w:r w:rsidR="00152787" w:rsidRPr="00152787">
        <w:rPr>
          <w:lang w:val="en-GB"/>
        </w:rPr>
        <w:t xml:space="preserve"> Roth, </w:t>
      </w:r>
      <w:ins w:id="11" w:author="ROBERT E ROTH" w:date="2025-05-27T13:18:00Z" w16du:dateUtc="2025-05-27T11:18:00Z">
        <w:r w:rsidRPr="00152787">
          <w:rPr>
            <w:lang w:val="en-GB"/>
          </w:rPr>
          <w:t xml:space="preserve">Britta Ricker, </w:t>
        </w:r>
      </w:ins>
      <w:r w:rsidR="00152787" w:rsidRPr="00152787">
        <w:rPr>
          <w:lang w:val="en-GB"/>
        </w:rPr>
        <w:t xml:space="preserve">Ayako Kagawa, </w:t>
      </w:r>
      <w:del w:id="12" w:author="ROBERT E ROTH" w:date="2025-05-27T13:18:00Z" w16du:dateUtc="2025-05-27T11:18:00Z">
        <w:r w:rsidR="00152787" w:rsidRPr="00152787" w:rsidDel="00E041D0">
          <w:rPr>
            <w:lang w:val="en-GB"/>
          </w:rPr>
          <w:delText xml:space="preserve">Britta Ricker, </w:delText>
        </w:r>
      </w:del>
      <w:r w:rsidR="00152787" w:rsidRPr="00152787">
        <w:rPr>
          <w:lang w:val="en-GB"/>
        </w:rPr>
        <w:t xml:space="preserve">and Guillaume </w:t>
      </w:r>
      <w:proofErr w:type="spellStart"/>
      <w:r w:rsidR="00152787" w:rsidRPr="00152787">
        <w:rPr>
          <w:lang w:val="en-GB"/>
        </w:rPr>
        <w:t>LeSourd</w:t>
      </w:r>
      <w:proofErr w:type="spellEnd"/>
      <w:r w:rsidR="00152787" w:rsidRPr="00152787">
        <w:rPr>
          <w:lang w:val="en-GB"/>
        </w:rPr>
        <w:t>—</w:t>
      </w:r>
      <w:del w:id="13" w:author="ROBERT E ROTH" w:date="2025-05-27T13:19:00Z" w16du:dateUtc="2025-05-27T11:19:00Z">
        <w:r w:rsidR="00152787" w:rsidRPr="00152787" w:rsidDel="00E041D0">
          <w:rPr>
            <w:lang w:val="en-GB"/>
          </w:rPr>
          <w:delText xml:space="preserve">cartography </w:delText>
        </w:r>
      </w:del>
      <w:ins w:id="14" w:author="ROBERT E ROTH" w:date="2025-05-27T13:19:00Z" w16du:dateUtc="2025-05-27T11:19:00Z">
        <w:r>
          <w:rPr>
            <w:lang w:val="en-GB"/>
          </w:rPr>
          <w:t>C</w:t>
        </w:r>
        <w:r w:rsidRPr="00152787">
          <w:rPr>
            <w:lang w:val="en-GB"/>
          </w:rPr>
          <w:t xml:space="preserve">artography </w:t>
        </w:r>
      </w:ins>
      <w:r w:rsidR="00152787" w:rsidRPr="00152787">
        <w:rPr>
          <w:lang w:val="en-GB"/>
        </w:rPr>
        <w:t xml:space="preserve">provides the methods, tools, and expertise necessary to appropriately visualize </w:t>
      </w:r>
      <w:ins w:id="15" w:author="ROBERT E ROTH" w:date="2025-05-27T13:19:00Z" w16du:dateUtc="2025-05-27T11:19:00Z">
        <w:r>
          <w:rPr>
            <w:lang w:val="en-GB"/>
          </w:rPr>
          <w:t xml:space="preserve">the </w:t>
        </w:r>
      </w:ins>
      <w:r w:rsidR="00152787" w:rsidRPr="00152787">
        <w:rPr>
          <w:lang w:val="en-GB"/>
        </w:rPr>
        <w:t>SDG indicators.</w:t>
      </w:r>
      <w:ins w:id="16" w:author="ROBERT E ROTH" w:date="2025-05-27T13:30:00Z" w16du:dateUtc="2025-05-27T11:30:00Z">
        <w:r w:rsidR="00114967">
          <w:rPr>
            <w:lang w:val="en-GB"/>
          </w:rPr>
          <w:t xml:space="preserve"> </w:t>
        </w:r>
      </w:ins>
      <w:commentRangeStart w:id="17"/>
      <w:ins w:id="18" w:author="ROBERT E ROTH" w:date="2025-05-27T13:31:00Z" w16du:dateUtc="2025-05-27T11:31:00Z">
        <w:r w:rsidR="00114967">
          <w:rPr>
            <w:lang w:val="en-GB"/>
          </w:rPr>
          <w:t>On behalf of the</w:t>
        </w:r>
      </w:ins>
      <w:ins w:id="19" w:author="ROBERT E ROTH" w:date="2025-05-27T13:30:00Z" w16du:dateUtc="2025-05-27T11:30:00Z">
        <w:r w:rsidR="00114967">
          <w:rPr>
            <w:lang w:val="en-GB"/>
          </w:rPr>
          <w:t xml:space="preserve"> </w:t>
        </w:r>
      </w:ins>
      <w:ins w:id="20" w:author="ROBERT E ROTH" w:date="2025-05-27T13:31:00Z" w16du:dateUtc="2025-05-27T11:31:00Z">
        <w:r w:rsidR="00114967">
          <w:rPr>
            <w:lang w:val="en-GB"/>
          </w:rPr>
          <w:t>International</w:t>
        </w:r>
      </w:ins>
      <w:ins w:id="21" w:author="ROBERT E ROTH" w:date="2025-05-27T13:30:00Z" w16du:dateUtc="2025-05-27T11:30:00Z">
        <w:r w:rsidR="00114967">
          <w:rPr>
            <w:lang w:val="en-GB"/>
          </w:rPr>
          <w:t xml:space="preserve"> Cartographic Association, I fully endorse</w:t>
        </w:r>
      </w:ins>
      <w:ins w:id="22" w:author="ROBERT E ROTH" w:date="2025-05-27T13:31:00Z" w16du:dateUtc="2025-05-27T11:31:00Z">
        <w:r w:rsidR="00114967">
          <w:rPr>
            <w:lang w:val="en-GB"/>
          </w:rPr>
          <w:t xml:space="preserve"> publication of this follow-up initiative to produce </w:t>
        </w:r>
      </w:ins>
      <w:ins w:id="23" w:author="ROBERT E ROTH" w:date="2025-05-27T13:32:00Z" w16du:dateUtc="2025-05-27T11:32:00Z">
        <w:r w:rsidR="00114967">
          <w:rPr>
            <w:lang w:val="en-GB"/>
          </w:rPr>
          <w:t xml:space="preserve">and distribution </w:t>
        </w:r>
      </w:ins>
      <w:ins w:id="24" w:author="ROBERT E ROTH" w:date="2025-05-27T13:31:00Z" w16du:dateUtc="2025-05-27T11:31:00Z">
        <w:r w:rsidR="00114967">
          <w:rPr>
            <w:lang w:val="en-GB"/>
          </w:rPr>
          <w:t xml:space="preserve">this </w:t>
        </w:r>
        <w:r w:rsidR="00114967" w:rsidRPr="00114967">
          <w:rPr>
            <w:i/>
            <w:iCs/>
            <w:lang w:val="en-GB"/>
            <w:rPrChange w:id="25" w:author="ROBERT E ROTH" w:date="2025-05-27T13:31:00Z" w16du:dateUtc="2025-05-27T11:31:00Z">
              <w:rPr>
                <w:lang w:val="en-GB"/>
              </w:rPr>
            </w:rPrChange>
          </w:rPr>
          <w:t>Atlas of Sustainability</w:t>
        </w:r>
        <w:r w:rsidR="00114967">
          <w:rPr>
            <w:lang w:val="en-GB"/>
          </w:rPr>
          <w:t>.</w:t>
        </w:r>
      </w:ins>
      <w:commentRangeEnd w:id="17"/>
      <w:ins w:id="26" w:author="ROBERT E ROTH" w:date="2025-05-27T13:32:00Z" w16du:dateUtc="2025-05-27T11:32:00Z">
        <w:r w:rsidR="00114967">
          <w:rPr>
            <w:rStyle w:val="CommentReference"/>
            <w:rFonts w:asciiTheme="minorHAnsi" w:eastAsiaTheme="minorHAnsi" w:hAnsiTheme="minorHAnsi" w:cstheme="minorBidi"/>
            <w:kern w:val="2"/>
            <w:lang w:eastAsia="en-US"/>
            <w14:ligatures w14:val="standardContextual"/>
          </w:rPr>
          <w:commentReference w:id="17"/>
        </w:r>
      </w:ins>
    </w:p>
    <w:p w14:paraId="3F606452" w14:textId="78E34420" w:rsidR="00152787" w:rsidRPr="00152787" w:rsidRDefault="00152787" w:rsidP="00152787">
      <w:pPr>
        <w:pStyle w:val="NormalWeb"/>
        <w:rPr>
          <w:lang w:val="en-GB"/>
        </w:rPr>
      </w:pPr>
      <w:r w:rsidRPr="00152787">
        <w:rPr>
          <w:lang w:val="en-GB"/>
        </w:rPr>
        <w:t xml:space="preserve">During their "Vienna Semester," the 14th intake of the </w:t>
      </w:r>
      <w:commentRangeStart w:id="27"/>
      <w:r w:rsidRPr="00152787">
        <w:rPr>
          <w:lang w:val="en-GB"/>
        </w:rPr>
        <w:t xml:space="preserve">International MSc Cartography </w:t>
      </w:r>
      <w:commentRangeEnd w:id="27"/>
      <w:r w:rsidR="00E041D0">
        <w:rPr>
          <w:rStyle w:val="CommentReference"/>
          <w:rFonts w:asciiTheme="minorHAnsi" w:eastAsiaTheme="minorHAnsi" w:hAnsiTheme="minorHAnsi" w:cstheme="minorBidi"/>
          <w:kern w:val="2"/>
          <w:lang w:eastAsia="en-US"/>
          <w14:ligatures w14:val="standardContextual"/>
        </w:rPr>
        <w:commentReference w:id="27"/>
      </w:r>
      <w:r w:rsidRPr="00152787">
        <w:rPr>
          <w:lang w:val="en-GB"/>
        </w:rPr>
        <w:t xml:space="preserve">program participated in a unique initiative </w:t>
      </w:r>
      <w:del w:id="28" w:author="ROBERT E ROTH" w:date="2025-05-27T13:31:00Z" w16du:dateUtc="2025-05-27T11:31:00Z">
        <w:r w:rsidRPr="00152787" w:rsidDel="00114967">
          <w:rPr>
            <w:lang w:val="en-GB"/>
          </w:rPr>
          <w:delText xml:space="preserve">titled </w:delText>
        </w:r>
      </w:del>
      <w:ins w:id="29" w:author="ROBERT E ROTH" w:date="2025-05-27T13:31:00Z" w16du:dateUtc="2025-05-27T11:31:00Z">
        <w:r w:rsidR="00114967">
          <w:rPr>
            <w:lang w:val="en-GB"/>
          </w:rPr>
          <w:t xml:space="preserve">for </w:t>
        </w:r>
      </w:ins>
      <w:r w:rsidRPr="00152787">
        <w:rPr>
          <w:lang w:val="en-GB"/>
        </w:rPr>
        <w:t xml:space="preserve">the </w:t>
      </w:r>
      <w:del w:id="30" w:author="ROBERT E ROTH" w:date="2025-05-27T13:20:00Z" w16du:dateUtc="2025-05-27T11:20:00Z">
        <w:r w:rsidRPr="00152787" w:rsidDel="00E041D0">
          <w:rPr>
            <w:lang w:val="en-GB"/>
          </w:rPr>
          <w:delText>“</w:delText>
        </w:r>
      </w:del>
      <w:r w:rsidRPr="00E041D0">
        <w:rPr>
          <w:i/>
          <w:iCs/>
          <w:lang w:val="en-GB"/>
          <w:rPrChange w:id="31" w:author="ROBERT E ROTH" w:date="2025-05-27T13:20:00Z" w16du:dateUtc="2025-05-27T11:20:00Z">
            <w:rPr>
              <w:lang w:val="en-GB"/>
            </w:rPr>
          </w:rPrChange>
        </w:rPr>
        <w:t>Atlas of Sustainability</w:t>
      </w:r>
      <w:r w:rsidRPr="00152787">
        <w:rPr>
          <w:lang w:val="en-GB"/>
        </w:rPr>
        <w:t>,</w:t>
      </w:r>
      <w:del w:id="32" w:author="ROBERT E ROTH" w:date="2025-05-27T13:20:00Z" w16du:dateUtc="2025-05-27T11:20:00Z">
        <w:r w:rsidRPr="00152787" w:rsidDel="00E041D0">
          <w:rPr>
            <w:lang w:val="en-GB"/>
          </w:rPr>
          <w:delText>”</w:delText>
        </w:r>
      </w:del>
      <w:r w:rsidRPr="00152787">
        <w:rPr>
          <w:lang w:val="en-GB"/>
        </w:rPr>
        <w:t xml:space="preserve"> developed as a one-week “Design Challenge.” This concept was introduced by </w:t>
      </w:r>
      <w:commentRangeStart w:id="33"/>
      <w:r w:rsidRPr="00152787">
        <w:rPr>
          <w:lang w:val="en-GB"/>
        </w:rPr>
        <w:t>Prof</w:t>
      </w:r>
      <w:ins w:id="34" w:author="ROBERT E ROTH" w:date="2025-05-27T13:20:00Z" w16du:dateUtc="2025-05-27T11:20:00Z">
        <w:r w:rsidR="00E041D0">
          <w:rPr>
            <w:lang w:val="en-GB"/>
          </w:rPr>
          <w:t>essor</w:t>
        </w:r>
      </w:ins>
      <w:del w:id="35" w:author="ROBERT E ROTH" w:date="2025-05-27T13:20:00Z" w16du:dateUtc="2025-05-27T11:20:00Z">
        <w:r w:rsidRPr="00152787" w:rsidDel="00E041D0">
          <w:rPr>
            <w:lang w:val="en-GB"/>
          </w:rPr>
          <w:delText>.</w:delText>
        </w:r>
      </w:del>
      <w:r w:rsidRPr="00152787">
        <w:rPr>
          <w:lang w:val="en-GB"/>
        </w:rPr>
        <w:t xml:space="preserve"> Rob</w:t>
      </w:r>
      <w:ins w:id="36" w:author="ROBERT E ROTH" w:date="2025-05-27T13:20:00Z" w16du:dateUtc="2025-05-27T11:20:00Z">
        <w:r w:rsidR="00E041D0">
          <w:rPr>
            <w:lang w:val="en-GB"/>
          </w:rPr>
          <w:t>ert</w:t>
        </w:r>
      </w:ins>
      <w:r w:rsidRPr="00152787">
        <w:rPr>
          <w:lang w:val="en-GB"/>
        </w:rPr>
        <w:t xml:space="preserve"> Roth</w:t>
      </w:r>
      <w:commentRangeEnd w:id="33"/>
      <w:r w:rsidR="00E041D0">
        <w:rPr>
          <w:rStyle w:val="CommentReference"/>
          <w:rFonts w:asciiTheme="minorHAnsi" w:eastAsiaTheme="minorHAnsi" w:hAnsiTheme="minorHAnsi" w:cstheme="minorBidi"/>
          <w:kern w:val="2"/>
          <w:lang w:eastAsia="en-US"/>
          <w14:ligatures w14:val="standardContextual"/>
        </w:rPr>
        <w:commentReference w:id="33"/>
      </w:r>
      <w:r w:rsidRPr="00152787">
        <w:rPr>
          <w:lang w:val="en-GB"/>
        </w:rPr>
        <w:t xml:space="preserve"> from the University of Wisconsin–Madison, who spent part of his sabbatical</w:t>
      </w:r>
      <w:ins w:id="37" w:author="ROBERT E ROTH" w:date="2025-05-27T13:21:00Z" w16du:dateUtc="2025-05-27T11:21:00Z">
        <w:r w:rsidR="00E041D0">
          <w:rPr>
            <w:lang w:val="en-GB"/>
          </w:rPr>
          <w:t xml:space="preserve"> with </w:t>
        </w:r>
      </w:ins>
      <w:ins w:id="38" w:author="ROBERT E ROTH" w:date="2025-05-27T13:24:00Z" w16du:dateUtc="2025-05-27T11:24:00Z">
        <w:r w:rsidR="00E041D0">
          <w:rPr>
            <w:lang w:val="en-GB"/>
          </w:rPr>
          <w:t xml:space="preserve">the </w:t>
        </w:r>
      </w:ins>
      <w:ins w:id="39" w:author="ROBERT E ROTH" w:date="2025-05-27T13:21:00Z" w16du:dateUtc="2025-05-27T11:21:00Z">
        <w:r w:rsidR="00E041D0">
          <w:rPr>
            <w:lang w:val="en-GB"/>
          </w:rPr>
          <w:t>Cartography Research Unit</w:t>
        </w:r>
      </w:ins>
      <w:r w:rsidRPr="00152787">
        <w:rPr>
          <w:lang w:val="en-GB"/>
        </w:rPr>
        <w:t xml:space="preserve"> </w:t>
      </w:r>
      <w:ins w:id="40" w:author="ROBERT E ROTH" w:date="2025-05-27T13:24:00Z" w16du:dateUtc="2025-05-27T11:24:00Z">
        <w:r w:rsidR="00E041D0">
          <w:rPr>
            <w:lang w:val="en-GB"/>
          </w:rPr>
          <w:t xml:space="preserve">of </w:t>
        </w:r>
        <w:proofErr w:type="spellStart"/>
        <w:r w:rsidR="00E041D0">
          <w:rPr>
            <w:lang w:val="en-GB"/>
          </w:rPr>
          <w:t>TUWien</w:t>
        </w:r>
        <w:proofErr w:type="spellEnd"/>
        <w:r w:rsidR="00E041D0">
          <w:rPr>
            <w:lang w:val="en-GB"/>
          </w:rPr>
          <w:t xml:space="preserve"> </w:t>
        </w:r>
      </w:ins>
      <w:r w:rsidRPr="00152787">
        <w:rPr>
          <w:lang w:val="en-GB"/>
        </w:rPr>
        <w:t>in Vienna. Drawing on the success</w:t>
      </w:r>
      <w:ins w:id="41" w:author="ROBERT E ROTH" w:date="2025-05-27T13:21:00Z" w16du:dateUtc="2025-05-27T11:21:00Z">
        <w:r w:rsidR="00E041D0">
          <w:rPr>
            <w:lang w:val="en-GB"/>
          </w:rPr>
          <w:t>es</w:t>
        </w:r>
      </w:ins>
      <w:r w:rsidRPr="00152787">
        <w:rPr>
          <w:lang w:val="en-GB"/>
        </w:rPr>
        <w:t xml:space="preserve"> of previous Design Challenges, </w:t>
      </w:r>
      <w:del w:id="42" w:author="ROBERT E ROTH" w:date="2025-05-27T13:22:00Z" w16du:dateUtc="2025-05-27T11:22:00Z">
        <w:r w:rsidRPr="00152787" w:rsidDel="00E041D0">
          <w:rPr>
            <w:lang w:val="en-GB"/>
          </w:rPr>
          <w:delText>over 30</w:delText>
        </w:r>
      </w:del>
      <w:ins w:id="43" w:author="ROBERT E ROTH" w:date="2025-05-27T13:22:00Z" w16du:dateUtc="2025-05-27T11:22:00Z">
        <w:r w:rsidR="00E041D0">
          <w:rPr>
            <w:lang w:val="en-GB"/>
          </w:rPr>
          <w:t>a total of 38</w:t>
        </w:r>
      </w:ins>
      <w:r w:rsidRPr="00152787">
        <w:rPr>
          <w:lang w:val="en-GB"/>
        </w:rPr>
        <w:t xml:space="preserve"> students collaborated </w:t>
      </w:r>
      <w:ins w:id="44" w:author="ROBERT E ROTH" w:date="2025-05-27T13:22:00Z" w16du:dateUtc="2025-05-27T11:22:00Z">
        <w:r w:rsidR="00E041D0">
          <w:rPr>
            <w:lang w:val="en-GB"/>
          </w:rPr>
          <w:t xml:space="preserve">across less than one week </w:t>
        </w:r>
      </w:ins>
      <w:r w:rsidRPr="00152787">
        <w:rPr>
          <w:lang w:val="en-GB"/>
        </w:rPr>
        <w:t>to produce an atlas featuring selected SDG indicators</w:t>
      </w:r>
      <w:ins w:id="45" w:author="ROBERT E ROTH" w:date="2025-05-27T13:22:00Z" w16du:dateUtc="2025-05-27T11:22:00Z">
        <w:r w:rsidR="00E041D0">
          <w:rPr>
            <w:lang w:val="en-GB"/>
          </w:rPr>
          <w:t xml:space="preserve"> and additional supplemental datasets</w:t>
        </w:r>
      </w:ins>
      <w:r w:rsidRPr="00152787">
        <w:rPr>
          <w:lang w:val="en-GB"/>
        </w:rPr>
        <w:t xml:space="preserve">. </w:t>
      </w:r>
      <w:commentRangeStart w:id="46"/>
      <w:r w:rsidRPr="00152787">
        <w:rPr>
          <w:lang w:val="en-GB"/>
        </w:rPr>
        <w:t xml:space="preserve">This project clearly demonstrated that </w:t>
      </w:r>
      <w:del w:id="47" w:author="ROBERT E ROTH" w:date="2025-05-27T13:22:00Z" w16du:dateUtc="2025-05-27T11:22:00Z">
        <w:r w:rsidRPr="00152787" w:rsidDel="00E041D0">
          <w:rPr>
            <w:lang w:val="en-GB"/>
          </w:rPr>
          <w:delText xml:space="preserve">cartography </w:delText>
        </w:r>
      </w:del>
      <w:ins w:id="48" w:author="ROBERT E ROTH" w:date="2025-05-27T13:22:00Z" w16du:dateUtc="2025-05-27T11:22:00Z">
        <w:r w:rsidR="00E041D0">
          <w:rPr>
            <w:lang w:val="en-GB"/>
          </w:rPr>
          <w:t>C</w:t>
        </w:r>
        <w:r w:rsidR="00E041D0" w:rsidRPr="00152787">
          <w:rPr>
            <w:lang w:val="en-GB"/>
          </w:rPr>
          <w:t xml:space="preserve">artography </w:t>
        </w:r>
      </w:ins>
      <w:r w:rsidRPr="00152787">
        <w:rPr>
          <w:lang w:val="en-GB"/>
        </w:rPr>
        <w:t>is not only methodologically and technically capable of visualizing global goals—but also agile and impactful within tight timeframes.</w:t>
      </w:r>
      <w:commentRangeEnd w:id="46"/>
      <w:r w:rsidR="00E041D0">
        <w:rPr>
          <w:rStyle w:val="CommentReference"/>
          <w:rFonts w:asciiTheme="minorHAnsi" w:eastAsiaTheme="minorHAnsi" w:hAnsiTheme="minorHAnsi" w:cstheme="minorBidi"/>
          <w:kern w:val="2"/>
          <w:lang w:eastAsia="en-US"/>
          <w14:ligatures w14:val="standardContextual"/>
        </w:rPr>
        <w:commentReference w:id="46"/>
      </w:r>
    </w:p>
    <w:p w14:paraId="6FF5742E" w14:textId="4334192E" w:rsidR="00152787" w:rsidRPr="00152787" w:rsidRDefault="00152787" w:rsidP="00152787">
      <w:pPr>
        <w:pStyle w:val="NormalWeb"/>
        <w:rPr>
          <w:lang w:val="en-GB"/>
        </w:rPr>
      </w:pPr>
      <w:r w:rsidRPr="00152787">
        <w:rPr>
          <w:lang w:val="en-GB"/>
        </w:rPr>
        <w:t>The students were guided by a dedicated team of experts: Rob</w:t>
      </w:r>
      <w:ins w:id="49" w:author="ROBERT E ROTH" w:date="2025-05-27T13:22:00Z" w16du:dateUtc="2025-05-27T11:22:00Z">
        <w:r w:rsidR="00E041D0">
          <w:rPr>
            <w:lang w:val="en-GB"/>
          </w:rPr>
          <w:t>ert</w:t>
        </w:r>
      </w:ins>
      <w:r w:rsidRPr="00152787">
        <w:rPr>
          <w:lang w:val="en-GB"/>
        </w:rPr>
        <w:t xml:space="preserve"> Roth, </w:t>
      </w:r>
      <w:ins w:id="50" w:author="ROBERT E ROTH" w:date="2025-05-27T13:22:00Z" w16du:dateUtc="2025-05-27T11:22:00Z">
        <w:r w:rsidR="00E041D0">
          <w:rPr>
            <w:lang w:val="en-GB"/>
          </w:rPr>
          <w:t>Gareth Baldrica-Fran</w:t>
        </w:r>
      </w:ins>
      <w:ins w:id="51" w:author="ROBERT E ROTH" w:date="2025-05-27T13:23:00Z" w16du:dateUtc="2025-05-27T11:23:00Z">
        <w:r w:rsidR="00E041D0">
          <w:rPr>
            <w:lang w:val="en-GB"/>
          </w:rPr>
          <w:t xml:space="preserve">kling, </w:t>
        </w:r>
      </w:ins>
      <w:r w:rsidRPr="00152787">
        <w:rPr>
          <w:lang w:val="en-GB"/>
        </w:rPr>
        <w:t xml:space="preserve">Alicia Cowart, Lily Houtman, </w:t>
      </w:r>
      <w:ins w:id="52" w:author="ROBERT E ROTH" w:date="2025-05-27T13:23:00Z" w16du:dateUtc="2025-05-27T11:23:00Z">
        <w:r w:rsidR="00E041D0" w:rsidRPr="00152787">
          <w:rPr>
            <w:lang w:val="en-GB"/>
          </w:rPr>
          <w:t>Ayako Kagawa</w:t>
        </w:r>
        <w:r w:rsidR="00E041D0">
          <w:rPr>
            <w:lang w:val="en-GB"/>
          </w:rPr>
          <w:t xml:space="preserve">, </w:t>
        </w:r>
        <w:r w:rsidR="00E041D0" w:rsidRPr="00152787">
          <w:rPr>
            <w:lang w:val="en-GB"/>
          </w:rPr>
          <w:t xml:space="preserve">Merve Keskin, </w:t>
        </w:r>
      </w:ins>
      <w:r w:rsidRPr="00152787">
        <w:rPr>
          <w:lang w:val="en-GB"/>
        </w:rPr>
        <w:t xml:space="preserve">N.T. </w:t>
      </w:r>
      <w:proofErr w:type="spellStart"/>
      <w:r w:rsidRPr="00152787">
        <w:rPr>
          <w:lang w:val="en-GB"/>
        </w:rPr>
        <w:t>Nawshin</w:t>
      </w:r>
      <w:proofErr w:type="spellEnd"/>
      <w:r w:rsidRPr="00152787">
        <w:rPr>
          <w:lang w:val="en-GB"/>
        </w:rPr>
        <w:t xml:space="preserve">, </w:t>
      </w:r>
      <w:del w:id="53" w:author="ROBERT E ROTH" w:date="2025-05-27T13:23:00Z" w16du:dateUtc="2025-05-27T11:23:00Z">
        <w:r w:rsidRPr="00152787" w:rsidDel="00E041D0">
          <w:rPr>
            <w:lang w:val="en-GB"/>
          </w:rPr>
          <w:delText xml:space="preserve">Merve Keskin, </w:delText>
        </w:r>
      </w:del>
      <w:ins w:id="54" w:author="ROBERT E ROTH" w:date="2025-05-27T13:23:00Z" w16du:dateUtc="2025-05-27T11:23:00Z">
        <w:r w:rsidR="00E041D0">
          <w:rPr>
            <w:lang w:val="en-GB"/>
          </w:rPr>
          <w:t>Sacha Schlumpf</w:t>
        </w:r>
        <w:r w:rsidR="00E041D0">
          <w:rPr>
            <w:lang w:val="en-GB"/>
          </w:rPr>
          <w:t>, and</w:t>
        </w:r>
        <w:r w:rsidR="00E041D0" w:rsidRPr="00152787">
          <w:rPr>
            <w:lang w:val="en-GB"/>
          </w:rPr>
          <w:t xml:space="preserve"> </w:t>
        </w:r>
      </w:ins>
      <w:ins w:id="55" w:author="ROBERT E ROTH" w:date="2025-05-27T13:23:00Z">
        <w:r w:rsidR="00E041D0" w:rsidRPr="00E041D0">
          <w:rPr>
            <w:lang w:val="en-US"/>
          </w:rPr>
          <w:t xml:space="preserve">Zdeněk </w:t>
        </w:r>
        <w:proofErr w:type="spellStart"/>
        <w:r w:rsidR="00E041D0" w:rsidRPr="00E041D0">
          <w:rPr>
            <w:lang w:val="en-US"/>
          </w:rPr>
          <w:t>Stachoň</w:t>
        </w:r>
      </w:ins>
      <w:proofErr w:type="spellEnd"/>
      <w:del w:id="56" w:author="ROBERT E ROTH" w:date="2025-05-27T13:23:00Z" w16du:dateUtc="2025-05-27T11:23:00Z">
        <w:r w:rsidRPr="00152787" w:rsidDel="00E041D0">
          <w:rPr>
            <w:lang w:val="en-GB"/>
          </w:rPr>
          <w:delText>Zdenek Stachon, Ayako Kagawa</w:delText>
        </w:r>
        <w:r w:rsidR="00A424EF" w:rsidDel="00E041D0">
          <w:rPr>
            <w:lang w:val="en-GB"/>
          </w:rPr>
          <w:delText xml:space="preserve"> </w:delText>
        </w:r>
      </w:del>
      <w:r w:rsidR="00A424EF">
        <w:rPr>
          <w:lang w:val="en-GB"/>
        </w:rPr>
        <w:t>and</w:t>
      </w:r>
      <w:del w:id="57" w:author="ROBERT E ROTH" w:date="2025-05-27T13:23:00Z" w16du:dateUtc="2025-05-27T11:23:00Z">
        <w:r w:rsidR="00A424EF" w:rsidDel="00E041D0">
          <w:rPr>
            <w:lang w:val="en-GB"/>
          </w:rPr>
          <w:delText xml:space="preserve"> Sacha Schlumpf</w:delText>
        </w:r>
      </w:del>
      <w:r w:rsidRPr="00152787">
        <w:rPr>
          <w:lang w:val="en-GB"/>
        </w:rPr>
        <w:t>. This joint effort represents a collaborative achievement involving the MSc Cartography program, the University of Wisconsin–Madison, the ICA Commission on the User Experience, the United Nations</w:t>
      </w:r>
      <w:r w:rsidR="00A424EF">
        <w:rPr>
          <w:lang w:val="en-GB"/>
        </w:rPr>
        <w:t xml:space="preserve">, and the </w:t>
      </w:r>
      <w:proofErr w:type="spellStart"/>
      <w:r w:rsidR="00A424EF">
        <w:rPr>
          <w:lang w:val="en-GB"/>
        </w:rPr>
        <w:t>Technische</w:t>
      </w:r>
      <w:proofErr w:type="spellEnd"/>
      <w:r w:rsidR="00A424EF">
        <w:rPr>
          <w:lang w:val="en-GB"/>
        </w:rPr>
        <w:t xml:space="preserve"> Universität Wien</w:t>
      </w:r>
      <w:r w:rsidRPr="00152787">
        <w:rPr>
          <w:lang w:val="en-GB"/>
        </w:rPr>
        <w:t xml:space="preserve">. </w:t>
      </w:r>
      <w:commentRangeStart w:id="58"/>
      <w:r w:rsidRPr="00152787">
        <w:rPr>
          <w:lang w:val="en-GB"/>
        </w:rPr>
        <w:t>Witnessing the initial spark evolve into a passionate, productive endeavo</w:t>
      </w:r>
      <w:r>
        <w:rPr>
          <w:lang w:val="en-GB"/>
        </w:rPr>
        <w:t>u</w:t>
      </w:r>
      <w:r w:rsidRPr="00152787">
        <w:rPr>
          <w:lang w:val="en-GB"/>
        </w:rPr>
        <w:t>r was truly inspiring—an intense yet rewarding journey in just one week.</w:t>
      </w:r>
      <w:commentRangeEnd w:id="58"/>
      <w:r w:rsidR="00E041D0">
        <w:rPr>
          <w:rStyle w:val="CommentReference"/>
          <w:rFonts w:asciiTheme="minorHAnsi" w:eastAsiaTheme="minorHAnsi" w:hAnsiTheme="minorHAnsi" w:cstheme="minorBidi"/>
          <w:kern w:val="2"/>
          <w:lang w:eastAsia="en-US"/>
          <w14:ligatures w14:val="standardContextual"/>
        </w:rPr>
        <w:commentReference w:id="58"/>
      </w:r>
    </w:p>
    <w:p w14:paraId="3676F31C" w14:textId="77777777" w:rsidR="00152787" w:rsidRPr="00152787" w:rsidRDefault="00152787" w:rsidP="00152787">
      <w:pPr>
        <w:pStyle w:val="NormalWeb"/>
        <w:rPr>
          <w:lang w:val="en-GB"/>
        </w:rPr>
      </w:pPr>
      <w:commentRangeStart w:id="59"/>
      <w:r w:rsidRPr="00152787">
        <w:rPr>
          <w:lang w:val="en-GB"/>
        </w:rPr>
        <w:t xml:space="preserve">As the current President of the International Cartographic Association, I frequently emphasize the power, potential, and relevance of maps. This </w:t>
      </w:r>
      <w:r w:rsidRPr="00152787">
        <w:rPr>
          <w:rStyle w:val="Emphasis"/>
          <w:rFonts w:eastAsiaTheme="majorEastAsia"/>
          <w:lang w:val="en-GB"/>
        </w:rPr>
        <w:t>Atlas of Sustainability</w:t>
      </w:r>
      <w:r w:rsidRPr="00152787">
        <w:rPr>
          <w:lang w:val="en-GB"/>
        </w:rPr>
        <w:t xml:space="preserve"> stands as a testament to those convictions.</w:t>
      </w:r>
      <w:commentRangeEnd w:id="59"/>
      <w:r w:rsidR="00E041D0">
        <w:rPr>
          <w:rStyle w:val="CommentReference"/>
          <w:rFonts w:asciiTheme="minorHAnsi" w:eastAsiaTheme="minorHAnsi" w:hAnsiTheme="minorHAnsi" w:cstheme="minorBidi"/>
          <w:kern w:val="2"/>
          <w:lang w:eastAsia="en-US"/>
          <w14:ligatures w14:val="standardContextual"/>
        </w:rPr>
        <w:commentReference w:id="59"/>
      </w:r>
    </w:p>
    <w:p w14:paraId="0C595051" w14:textId="306F9395" w:rsidR="00152787" w:rsidRPr="00152787" w:rsidRDefault="00152787" w:rsidP="00152787">
      <w:pPr>
        <w:pStyle w:val="NormalWeb"/>
        <w:rPr>
          <w:lang w:val="en-GB"/>
        </w:rPr>
      </w:pPr>
      <w:commentRangeStart w:id="60"/>
      <w:r w:rsidRPr="00152787">
        <w:rPr>
          <w:lang w:val="en-GB"/>
        </w:rPr>
        <w:t xml:space="preserve">As a </w:t>
      </w:r>
      <w:del w:id="61" w:author="ROBERT E ROTH" w:date="2025-05-27T13:25:00Z" w16du:dateUtc="2025-05-27T11:25:00Z">
        <w:r w:rsidRPr="00152787" w:rsidDel="00E041D0">
          <w:rPr>
            <w:lang w:val="en-GB"/>
          </w:rPr>
          <w:delText xml:space="preserve">professor </w:delText>
        </w:r>
      </w:del>
      <w:ins w:id="62" w:author="ROBERT E ROTH" w:date="2025-05-27T13:25:00Z" w16du:dateUtc="2025-05-27T11:25:00Z">
        <w:r w:rsidR="00E041D0">
          <w:rPr>
            <w:lang w:val="en-GB"/>
          </w:rPr>
          <w:t>P</w:t>
        </w:r>
        <w:r w:rsidR="00E041D0" w:rsidRPr="00152787">
          <w:rPr>
            <w:lang w:val="en-GB"/>
          </w:rPr>
          <w:t xml:space="preserve">rofessor </w:t>
        </w:r>
      </w:ins>
      <w:r w:rsidRPr="00152787">
        <w:rPr>
          <w:lang w:val="en-GB"/>
        </w:rPr>
        <w:t>of</w:t>
      </w:r>
      <w:del w:id="63" w:author="ROBERT E ROTH" w:date="2025-05-27T13:25:00Z" w16du:dateUtc="2025-05-27T11:25:00Z">
        <w:r w:rsidRPr="00152787" w:rsidDel="00E041D0">
          <w:rPr>
            <w:lang w:val="en-GB"/>
          </w:rPr>
          <w:delText xml:space="preserve"> c</w:delText>
        </w:r>
      </w:del>
      <w:ins w:id="64" w:author="ROBERT E ROTH" w:date="2025-05-27T13:25:00Z" w16du:dateUtc="2025-05-27T11:25:00Z">
        <w:r w:rsidR="00E041D0">
          <w:rPr>
            <w:lang w:val="en-GB"/>
          </w:rPr>
          <w:t xml:space="preserve"> C</w:t>
        </w:r>
      </w:ins>
      <w:r w:rsidRPr="00152787">
        <w:rPr>
          <w:lang w:val="en-GB"/>
        </w:rPr>
        <w:t>artography, I continuously advocate for high-quality cartographic education—stressing the importance of geodata literacy, methodological rigor, and the ability to communicate effectively through thoughtful design. This project reinforces those beliefs at every level.</w:t>
      </w:r>
      <w:commentRangeEnd w:id="60"/>
      <w:r w:rsidR="00E041D0">
        <w:rPr>
          <w:rStyle w:val="CommentReference"/>
          <w:rFonts w:asciiTheme="minorHAnsi" w:eastAsiaTheme="minorHAnsi" w:hAnsiTheme="minorHAnsi" w:cstheme="minorBidi"/>
          <w:kern w:val="2"/>
          <w:lang w:eastAsia="en-US"/>
          <w14:ligatures w14:val="standardContextual"/>
        </w:rPr>
        <w:commentReference w:id="60"/>
      </w:r>
    </w:p>
    <w:p w14:paraId="596AF06B" w14:textId="77777777" w:rsidR="00152787" w:rsidRPr="00152787" w:rsidRDefault="00152787" w:rsidP="00152787">
      <w:pPr>
        <w:pStyle w:val="NormalWeb"/>
        <w:rPr>
          <w:lang w:val="en-GB"/>
        </w:rPr>
      </w:pPr>
      <w:r w:rsidRPr="00152787">
        <w:rPr>
          <w:lang w:val="en-GB"/>
        </w:rPr>
        <w:t xml:space="preserve">As a scientist and researcher, I feel privileged to collaborate with colleagues from around the globe. The </w:t>
      </w:r>
      <w:r w:rsidRPr="00152787">
        <w:rPr>
          <w:rStyle w:val="Emphasis"/>
          <w:rFonts w:eastAsiaTheme="majorEastAsia"/>
          <w:lang w:val="en-GB"/>
        </w:rPr>
        <w:t>Atlas of Sustainability</w:t>
      </w:r>
      <w:r w:rsidRPr="00152787">
        <w:rPr>
          <w:lang w:val="en-GB"/>
        </w:rPr>
        <w:t xml:space="preserve"> exemplifies the richness of cross-cultural perspectives, diverse backgrounds, and creative synergy.</w:t>
      </w:r>
    </w:p>
    <w:p w14:paraId="76960D2A" w14:textId="38996461" w:rsidR="00152787" w:rsidRPr="00152787" w:rsidRDefault="00152787" w:rsidP="00152787">
      <w:pPr>
        <w:pStyle w:val="NormalWeb"/>
        <w:rPr>
          <w:lang w:val="en-GB"/>
        </w:rPr>
      </w:pPr>
      <w:r w:rsidRPr="00152787">
        <w:rPr>
          <w:lang w:val="en-GB"/>
        </w:rPr>
        <w:t xml:space="preserve">Of course, while talented and motivated students and a meaningful topic are essential, the success of a project like this </w:t>
      </w:r>
      <w:r>
        <w:rPr>
          <w:lang w:val="en-GB"/>
        </w:rPr>
        <w:t>depends</w:t>
      </w:r>
      <w:r w:rsidRPr="00152787">
        <w:rPr>
          <w:lang w:val="en-GB"/>
        </w:rPr>
        <w:t xml:space="preserve"> on passionate and knowledgeable supervision. Full credit goes to the students who embraced this challenge amid an already demanding semester, and to the dedicated instructors who shared their expertise and guided the process. </w:t>
      </w:r>
      <w:del w:id="65" w:author="ROBERT E ROTH" w:date="2025-05-27T13:26:00Z" w16du:dateUtc="2025-05-27T11:26:00Z">
        <w:r w:rsidRPr="00152787" w:rsidDel="00E041D0">
          <w:rPr>
            <w:lang w:val="en-GB"/>
          </w:rPr>
          <w:delText xml:space="preserve">Special </w:delText>
        </w:r>
      </w:del>
      <w:commentRangeStart w:id="66"/>
      <w:ins w:id="67" w:author="ROBERT E ROTH" w:date="2025-05-27T13:26:00Z" w16du:dateUtc="2025-05-27T11:26:00Z">
        <w:r w:rsidR="00E041D0">
          <w:rPr>
            <w:lang w:val="en-GB"/>
          </w:rPr>
          <w:t xml:space="preserve">Further </w:t>
        </w:r>
      </w:ins>
      <w:del w:id="68" w:author="ROBERT E ROTH" w:date="2025-05-27T13:26:00Z" w16du:dateUtc="2025-05-27T11:26:00Z">
        <w:r w:rsidRPr="00152787" w:rsidDel="00E041D0">
          <w:rPr>
            <w:lang w:val="en-GB"/>
          </w:rPr>
          <w:delText xml:space="preserve">thanks </w:delText>
        </w:r>
      </w:del>
      <w:ins w:id="69" w:author="ROBERT E ROTH" w:date="2025-05-27T13:26:00Z" w16du:dateUtc="2025-05-27T11:26:00Z">
        <w:r w:rsidR="00E041D0">
          <w:rPr>
            <w:lang w:val="en-GB"/>
          </w:rPr>
          <w:t>credit</w:t>
        </w:r>
        <w:r w:rsidR="00E041D0" w:rsidRPr="00152787">
          <w:rPr>
            <w:lang w:val="en-GB"/>
          </w:rPr>
          <w:t xml:space="preserve"> </w:t>
        </w:r>
      </w:ins>
      <w:r w:rsidRPr="00152787">
        <w:rPr>
          <w:lang w:val="en-GB"/>
        </w:rPr>
        <w:t>go</w:t>
      </w:r>
      <w:ins w:id="70" w:author="ROBERT E ROTH" w:date="2025-05-27T13:26:00Z" w16du:dateUtc="2025-05-27T11:26:00Z">
        <w:r w:rsidR="00E041D0">
          <w:rPr>
            <w:lang w:val="en-GB"/>
          </w:rPr>
          <w:t>es</w:t>
        </w:r>
      </w:ins>
      <w:r w:rsidRPr="00152787">
        <w:rPr>
          <w:lang w:val="en-GB"/>
        </w:rPr>
        <w:t xml:space="preserve"> to</w:t>
      </w:r>
      <w:ins w:id="71" w:author="ROBERT E ROTH" w:date="2025-05-27T13:25:00Z" w16du:dateUtc="2025-05-27T11:25:00Z">
        <w:r w:rsidR="00E041D0">
          <w:rPr>
            <w:lang w:val="en-GB"/>
          </w:rPr>
          <w:t xml:space="preserve"> global set of organizers who came together in Vienna for the </w:t>
        </w:r>
        <w:r w:rsidR="00E041D0">
          <w:rPr>
            <w:lang w:val="en-GB"/>
          </w:rPr>
          <w:lastRenderedPageBreak/>
          <w:t>ev</w:t>
        </w:r>
      </w:ins>
      <w:ins w:id="72" w:author="ROBERT E ROTH" w:date="2025-05-27T13:26:00Z" w16du:dateUtc="2025-05-27T11:26:00Z">
        <w:r w:rsidR="00E041D0">
          <w:rPr>
            <w:lang w:val="en-GB"/>
          </w:rPr>
          <w:t xml:space="preserve">ent, with special thanks to the lead </w:t>
        </w:r>
        <w:r w:rsidR="00E041D0">
          <w:rPr>
            <w:i/>
            <w:iCs/>
            <w:lang w:val="en-GB"/>
          </w:rPr>
          <w:t xml:space="preserve">Atlas </w:t>
        </w:r>
        <w:r w:rsidR="00E041D0">
          <w:rPr>
            <w:lang w:val="en-GB"/>
          </w:rPr>
          <w:t xml:space="preserve">editor and overall mastermind of the event, </w:t>
        </w:r>
      </w:ins>
      <w:del w:id="73" w:author="ROBERT E ROTH" w:date="2025-05-27T13:26:00Z" w16du:dateUtc="2025-05-27T11:26:00Z">
        <w:r w:rsidRPr="00152787" w:rsidDel="00E041D0">
          <w:rPr>
            <w:lang w:val="en-GB"/>
          </w:rPr>
          <w:delText xml:space="preserve"> </w:delText>
        </w:r>
      </w:del>
      <w:r w:rsidRPr="00152787">
        <w:rPr>
          <w:lang w:val="en-GB"/>
        </w:rPr>
        <w:t>Prof</w:t>
      </w:r>
      <w:del w:id="74" w:author="ROBERT E ROTH" w:date="2025-05-27T13:26:00Z" w16du:dateUtc="2025-05-27T11:26:00Z">
        <w:r w:rsidRPr="00152787" w:rsidDel="00E041D0">
          <w:rPr>
            <w:lang w:val="en-GB"/>
          </w:rPr>
          <w:delText>.</w:delText>
        </w:r>
      </w:del>
      <w:ins w:id="75" w:author="ROBERT E ROTH" w:date="2025-05-27T13:26:00Z" w16du:dateUtc="2025-05-27T11:26:00Z">
        <w:r w:rsidR="00E041D0">
          <w:rPr>
            <w:lang w:val="en-GB"/>
          </w:rPr>
          <w:t>essor</w:t>
        </w:r>
      </w:ins>
      <w:r w:rsidRPr="00152787">
        <w:rPr>
          <w:lang w:val="en-GB"/>
        </w:rPr>
        <w:t xml:space="preserve"> Rob</w:t>
      </w:r>
      <w:ins w:id="76" w:author="ROBERT E ROTH" w:date="2025-05-27T13:26:00Z" w16du:dateUtc="2025-05-27T11:26:00Z">
        <w:r w:rsidR="00E041D0">
          <w:rPr>
            <w:lang w:val="en-GB"/>
          </w:rPr>
          <w:t>ert</w:t>
        </w:r>
      </w:ins>
      <w:r w:rsidRPr="00152787">
        <w:rPr>
          <w:lang w:val="en-GB"/>
        </w:rPr>
        <w:t xml:space="preserve"> Roth</w:t>
      </w:r>
      <w:del w:id="77" w:author="ROBERT E ROTH" w:date="2025-05-27T13:26:00Z" w16du:dateUtc="2025-05-27T11:26:00Z">
        <w:r w:rsidRPr="00152787" w:rsidDel="00E041D0">
          <w:rPr>
            <w:lang w:val="en-GB"/>
          </w:rPr>
          <w:delText>—the mastermind behind it all</w:delText>
        </w:r>
      </w:del>
      <w:r w:rsidRPr="00152787">
        <w:rPr>
          <w:lang w:val="en-GB"/>
        </w:rPr>
        <w:t>. Thank you, Rob!</w:t>
      </w:r>
      <w:commentRangeEnd w:id="66"/>
      <w:r w:rsidR="00E041D0">
        <w:rPr>
          <w:rStyle w:val="CommentReference"/>
          <w:rFonts w:asciiTheme="minorHAnsi" w:eastAsiaTheme="minorHAnsi" w:hAnsiTheme="minorHAnsi" w:cstheme="minorBidi"/>
          <w:kern w:val="2"/>
          <w:lang w:eastAsia="en-US"/>
          <w14:ligatures w14:val="standardContextual"/>
        </w:rPr>
        <w:commentReference w:id="66"/>
      </w:r>
    </w:p>
    <w:p w14:paraId="7583EB5B" w14:textId="77777777" w:rsidR="00701813" w:rsidRPr="00152787" w:rsidRDefault="00701813" w:rsidP="00152787"/>
    <w:sectPr w:rsidR="00701813" w:rsidRPr="00152787">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ROBERT E ROTH" w:date="2025-05-27T13:32:00Z" w:initials="RR">
    <w:p w14:paraId="476F601A" w14:textId="77777777" w:rsidR="00114967" w:rsidRDefault="00114967" w:rsidP="00114967">
      <w:pPr>
        <w:pStyle w:val="CommentText"/>
      </w:pPr>
      <w:r>
        <w:rPr>
          <w:rStyle w:val="CommentReference"/>
        </w:rPr>
        <w:annotationRef/>
      </w:r>
      <w:r>
        <w:t>Or something. I listed the ICA as the publisher here, which we should discuss if there are any limitations or formal processes?</w:t>
      </w:r>
    </w:p>
  </w:comment>
  <w:comment w:id="27" w:author="ROBERT E ROTH" w:date="2025-05-27T13:20:00Z" w:initials="RR">
    <w:p w14:paraId="25848549" w14:textId="02C8ADE4" w:rsidR="00E041D0" w:rsidRDefault="00E041D0" w:rsidP="00E041D0">
      <w:pPr>
        <w:pStyle w:val="CommentText"/>
      </w:pPr>
      <w:r>
        <w:rPr>
          <w:rStyle w:val="CommentReference"/>
        </w:rPr>
        <w:annotationRef/>
      </w:r>
      <w:r>
        <w:t>What is the proper title here. I used “Erasmus Mundus MSc Cartography Programme” in the intro and front matter, can change to align with the branding of the program</w:t>
      </w:r>
    </w:p>
  </w:comment>
  <w:comment w:id="33" w:author="ROBERT E ROTH" w:date="2025-05-27T13:21:00Z" w:initials="RR">
    <w:p w14:paraId="12B99A09" w14:textId="77777777" w:rsidR="00E041D0" w:rsidRDefault="00E041D0" w:rsidP="00E041D0">
      <w:pPr>
        <w:pStyle w:val="CommentText"/>
      </w:pPr>
      <w:r>
        <w:rPr>
          <w:rStyle w:val="CommentReference"/>
        </w:rPr>
        <w:annotationRef/>
      </w:r>
      <w:r>
        <w:t>Your afterword is a little shorter than my intro, so elongating some abbreviations</w:t>
      </w:r>
    </w:p>
  </w:comment>
  <w:comment w:id="46" w:author="ROBERT E ROTH" w:date="2025-05-27T13:22:00Z" w:initials="RR">
    <w:p w14:paraId="4DEC91E2" w14:textId="77777777" w:rsidR="00E041D0" w:rsidRDefault="00E041D0" w:rsidP="00E041D0">
      <w:pPr>
        <w:pStyle w:val="CommentText"/>
      </w:pPr>
      <w:r>
        <w:rPr>
          <w:rStyle w:val="CommentReference"/>
        </w:rPr>
        <w:annotationRef/>
      </w:r>
      <w:r>
        <w:t>Love this!</w:t>
      </w:r>
    </w:p>
  </w:comment>
  <w:comment w:id="58" w:author="ROBERT E ROTH" w:date="2025-05-27T13:24:00Z" w:initials="RR">
    <w:p w14:paraId="60B8BFA5" w14:textId="77777777" w:rsidR="00E041D0" w:rsidRDefault="00E041D0" w:rsidP="00E041D0">
      <w:pPr>
        <w:pStyle w:val="CommentText"/>
      </w:pPr>
      <w:r>
        <w:rPr>
          <w:rStyle w:val="CommentReference"/>
        </w:rPr>
        <w:annotationRef/>
      </w:r>
      <w:r>
        <w:t>Also love this!</w:t>
      </w:r>
    </w:p>
  </w:comment>
  <w:comment w:id="59" w:author="ROBERT E ROTH" w:date="2025-05-27T13:24:00Z" w:initials="RR">
    <w:p w14:paraId="0D18574E" w14:textId="77777777" w:rsidR="00E041D0" w:rsidRDefault="00E041D0" w:rsidP="00E041D0">
      <w:pPr>
        <w:pStyle w:val="CommentText"/>
      </w:pPr>
      <w:r>
        <w:rPr>
          <w:rStyle w:val="CommentReference"/>
        </w:rPr>
        <w:annotationRef/>
      </w:r>
      <w:r>
        <w:t>Also great as a two-liner!</w:t>
      </w:r>
    </w:p>
  </w:comment>
  <w:comment w:id="60" w:author="ROBERT E ROTH" w:date="2025-05-27T13:25:00Z" w:initials="RR">
    <w:p w14:paraId="04738B76" w14:textId="77777777" w:rsidR="00E041D0" w:rsidRDefault="00E041D0" w:rsidP="00E041D0">
      <w:pPr>
        <w:pStyle w:val="CommentText"/>
      </w:pPr>
      <w:r>
        <w:rPr>
          <w:rStyle w:val="CommentReference"/>
        </w:rPr>
        <w:annotationRef/>
      </w:r>
      <w:r>
        <w:t>Very nice series of two-liners here!</w:t>
      </w:r>
    </w:p>
  </w:comment>
  <w:comment w:id="66" w:author="ROBERT E ROTH" w:date="2025-05-27T13:26:00Z" w:initials="RR">
    <w:p w14:paraId="16760C6A" w14:textId="77777777" w:rsidR="00E041D0" w:rsidRDefault="00E041D0" w:rsidP="00E041D0">
      <w:pPr>
        <w:pStyle w:val="CommentText"/>
      </w:pPr>
      <w:r>
        <w:rPr>
          <w:rStyle w:val="CommentReference"/>
        </w:rPr>
        <w:annotationRef/>
      </w:r>
      <w:r>
        <w:t>I appreciate you landing with me, but also want to thank our organizers one last time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6F601A" w15:done="0"/>
  <w15:commentEx w15:paraId="25848549" w15:done="0"/>
  <w15:commentEx w15:paraId="12B99A09" w15:done="0"/>
  <w15:commentEx w15:paraId="4DEC91E2" w15:done="0"/>
  <w15:commentEx w15:paraId="60B8BFA5" w15:done="0"/>
  <w15:commentEx w15:paraId="0D18574E" w15:done="0"/>
  <w15:commentEx w15:paraId="04738B76" w15:done="0"/>
  <w15:commentEx w15:paraId="16760C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6004E2" w16cex:dateUtc="2025-05-27T11:32:00Z"/>
  <w16cex:commentExtensible w16cex:durableId="24726BB5" w16cex:dateUtc="2025-05-27T11:20:00Z"/>
  <w16cex:commentExtensible w16cex:durableId="6A5B498F" w16cex:dateUtc="2025-05-27T11:21:00Z"/>
  <w16cex:commentExtensible w16cex:durableId="7ACF7DE5" w16cex:dateUtc="2025-05-27T11:22:00Z"/>
  <w16cex:commentExtensible w16cex:durableId="738BEE1D" w16cex:dateUtc="2025-05-27T11:24:00Z"/>
  <w16cex:commentExtensible w16cex:durableId="29721163" w16cex:dateUtc="2025-05-27T11:24:00Z"/>
  <w16cex:commentExtensible w16cex:durableId="675D9178" w16cex:dateUtc="2025-05-27T11:25:00Z"/>
  <w16cex:commentExtensible w16cex:durableId="75ACA9F3" w16cex:dateUtc="2025-05-27T11: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6F601A" w16cid:durableId="386004E2"/>
  <w16cid:commentId w16cid:paraId="25848549" w16cid:durableId="24726BB5"/>
  <w16cid:commentId w16cid:paraId="12B99A09" w16cid:durableId="6A5B498F"/>
  <w16cid:commentId w16cid:paraId="4DEC91E2" w16cid:durableId="7ACF7DE5"/>
  <w16cid:commentId w16cid:paraId="60B8BFA5" w16cid:durableId="738BEE1D"/>
  <w16cid:commentId w16cid:paraId="0D18574E" w16cid:durableId="29721163"/>
  <w16cid:commentId w16cid:paraId="04738B76" w16cid:durableId="675D9178"/>
  <w16cid:commentId w16cid:paraId="16760C6A" w16cid:durableId="75ACA9F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ERT E ROTH">
    <w15:presenceInfo w15:providerId="AD" w15:userId="S::reroth@wisc.edu::4a06d989-5bb7-4b60-af18-b187496b30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372"/>
    <w:rsid w:val="000621F3"/>
    <w:rsid w:val="00114967"/>
    <w:rsid w:val="00152787"/>
    <w:rsid w:val="002D4DD1"/>
    <w:rsid w:val="003906D5"/>
    <w:rsid w:val="0054469C"/>
    <w:rsid w:val="006934BC"/>
    <w:rsid w:val="00701813"/>
    <w:rsid w:val="007E4DBD"/>
    <w:rsid w:val="008D7B5B"/>
    <w:rsid w:val="00A424EF"/>
    <w:rsid w:val="00C60C12"/>
    <w:rsid w:val="00DD0E95"/>
    <w:rsid w:val="00E041D0"/>
    <w:rsid w:val="00E7137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40250"/>
  <w15:chartTrackingRefBased/>
  <w15:docId w15:val="{F18E03B4-6CF7-8C47-97D8-B951F5834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3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13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13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13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13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137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37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37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37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3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13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13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13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13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13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3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3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372"/>
    <w:rPr>
      <w:rFonts w:eastAsiaTheme="majorEastAsia" w:cstheme="majorBidi"/>
      <w:color w:val="272727" w:themeColor="text1" w:themeTint="D8"/>
    </w:rPr>
  </w:style>
  <w:style w:type="paragraph" w:styleId="Title">
    <w:name w:val="Title"/>
    <w:basedOn w:val="Normal"/>
    <w:next w:val="Normal"/>
    <w:link w:val="TitleChar"/>
    <w:uiPriority w:val="10"/>
    <w:qFormat/>
    <w:rsid w:val="00E7137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3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37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3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37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71372"/>
    <w:rPr>
      <w:i/>
      <w:iCs/>
      <w:color w:val="404040" w:themeColor="text1" w:themeTint="BF"/>
    </w:rPr>
  </w:style>
  <w:style w:type="paragraph" w:styleId="ListParagraph">
    <w:name w:val="List Paragraph"/>
    <w:basedOn w:val="Normal"/>
    <w:uiPriority w:val="34"/>
    <w:qFormat/>
    <w:rsid w:val="00E71372"/>
    <w:pPr>
      <w:ind w:left="720"/>
      <w:contextualSpacing/>
    </w:pPr>
  </w:style>
  <w:style w:type="character" w:styleId="IntenseEmphasis">
    <w:name w:val="Intense Emphasis"/>
    <w:basedOn w:val="DefaultParagraphFont"/>
    <w:uiPriority w:val="21"/>
    <w:qFormat/>
    <w:rsid w:val="00E71372"/>
    <w:rPr>
      <w:i/>
      <w:iCs/>
      <w:color w:val="2F5496" w:themeColor="accent1" w:themeShade="BF"/>
    </w:rPr>
  </w:style>
  <w:style w:type="paragraph" w:styleId="IntenseQuote">
    <w:name w:val="Intense Quote"/>
    <w:basedOn w:val="Normal"/>
    <w:next w:val="Normal"/>
    <w:link w:val="IntenseQuoteChar"/>
    <w:uiPriority w:val="30"/>
    <w:qFormat/>
    <w:rsid w:val="00E713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1372"/>
    <w:rPr>
      <w:i/>
      <w:iCs/>
      <w:color w:val="2F5496" w:themeColor="accent1" w:themeShade="BF"/>
    </w:rPr>
  </w:style>
  <w:style w:type="character" w:styleId="IntenseReference">
    <w:name w:val="Intense Reference"/>
    <w:basedOn w:val="DefaultParagraphFont"/>
    <w:uiPriority w:val="32"/>
    <w:qFormat/>
    <w:rsid w:val="00E71372"/>
    <w:rPr>
      <w:b/>
      <w:bCs/>
      <w:smallCaps/>
      <w:color w:val="2F5496" w:themeColor="accent1" w:themeShade="BF"/>
      <w:spacing w:val="5"/>
    </w:rPr>
  </w:style>
  <w:style w:type="paragraph" w:styleId="NormalWeb">
    <w:name w:val="Normal (Web)"/>
    <w:basedOn w:val="Normal"/>
    <w:uiPriority w:val="99"/>
    <w:semiHidden/>
    <w:unhideWhenUsed/>
    <w:rsid w:val="00152787"/>
    <w:pPr>
      <w:spacing w:before="100" w:beforeAutospacing="1" w:after="100" w:afterAutospacing="1"/>
    </w:pPr>
    <w:rPr>
      <w:rFonts w:ascii="Times New Roman" w:eastAsia="Times New Roman" w:hAnsi="Times New Roman" w:cs="Times New Roman"/>
      <w:kern w:val="0"/>
      <w:lang w:eastAsia="de-DE"/>
      <w14:ligatures w14:val="none"/>
    </w:rPr>
  </w:style>
  <w:style w:type="character" w:styleId="Strong">
    <w:name w:val="Strong"/>
    <w:basedOn w:val="DefaultParagraphFont"/>
    <w:uiPriority w:val="22"/>
    <w:qFormat/>
    <w:rsid w:val="00152787"/>
    <w:rPr>
      <w:b/>
      <w:bCs/>
    </w:rPr>
  </w:style>
  <w:style w:type="character" w:styleId="Emphasis">
    <w:name w:val="Emphasis"/>
    <w:basedOn w:val="DefaultParagraphFont"/>
    <w:uiPriority w:val="20"/>
    <w:qFormat/>
    <w:rsid w:val="00152787"/>
    <w:rPr>
      <w:i/>
      <w:iCs/>
    </w:rPr>
  </w:style>
  <w:style w:type="paragraph" w:styleId="Revision">
    <w:name w:val="Revision"/>
    <w:hidden/>
    <w:uiPriority w:val="99"/>
    <w:semiHidden/>
    <w:rsid w:val="00E041D0"/>
  </w:style>
  <w:style w:type="character" w:styleId="CommentReference">
    <w:name w:val="annotation reference"/>
    <w:basedOn w:val="DefaultParagraphFont"/>
    <w:uiPriority w:val="99"/>
    <w:semiHidden/>
    <w:unhideWhenUsed/>
    <w:rsid w:val="00E041D0"/>
    <w:rPr>
      <w:sz w:val="16"/>
      <w:szCs w:val="16"/>
    </w:rPr>
  </w:style>
  <w:style w:type="paragraph" w:styleId="CommentText">
    <w:name w:val="annotation text"/>
    <w:basedOn w:val="Normal"/>
    <w:link w:val="CommentTextChar"/>
    <w:uiPriority w:val="99"/>
    <w:unhideWhenUsed/>
    <w:rsid w:val="00E041D0"/>
    <w:rPr>
      <w:sz w:val="20"/>
      <w:szCs w:val="20"/>
    </w:rPr>
  </w:style>
  <w:style w:type="character" w:customStyle="1" w:styleId="CommentTextChar">
    <w:name w:val="Comment Text Char"/>
    <w:basedOn w:val="DefaultParagraphFont"/>
    <w:link w:val="CommentText"/>
    <w:uiPriority w:val="99"/>
    <w:rsid w:val="00E041D0"/>
    <w:rPr>
      <w:sz w:val="20"/>
      <w:szCs w:val="20"/>
    </w:rPr>
  </w:style>
  <w:style w:type="paragraph" w:styleId="CommentSubject">
    <w:name w:val="annotation subject"/>
    <w:basedOn w:val="CommentText"/>
    <w:next w:val="CommentText"/>
    <w:link w:val="CommentSubjectChar"/>
    <w:uiPriority w:val="99"/>
    <w:semiHidden/>
    <w:unhideWhenUsed/>
    <w:rsid w:val="00E041D0"/>
    <w:rPr>
      <w:b/>
      <w:bCs/>
    </w:rPr>
  </w:style>
  <w:style w:type="character" w:customStyle="1" w:styleId="CommentSubjectChar">
    <w:name w:val="Comment Subject Char"/>
    <w:basedOn w:val="CommentTextChar"/>
    <w:link w:val="CommentSubject"/>
    <w:uiPriority w:val="99"/>
    <w:semiHidden/>
    <w:rsid w:val="00E041D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659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551</Words>
  <Characters>3143</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 Gartner</dc:creator>
  <cp:keywords/>
  <dc:description/>
  <cp:lastModifiedBy>ROBERT E ROTH</cp:lastModifiedBy>
  <cp:revision>3</cp:revision>
  <dcterms:created xsi:type="dcterms:W3CDTF">2025-05-27T11:27:00Z</dcterms:created>
  <dcterms:modified xsi:type="dcterms:W3CDTF">2025-05-27T11:32:00Z</dcterms:modified>
</cp:coreProperties>
</file>